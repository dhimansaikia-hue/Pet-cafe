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5EAF" w14:textId="77777777" w:rsidR="003A4B2B" w:rsidRDefault="00000000">
      <w:pPr>
        <w:spacing w:after="80"/>
      </w:pPr>
      <w:r>
        <w:rPr>
          <w:b/>
          <w:bCs/>
          <w:color w:val="2C2C6E"/>
          <w:sz w:val="40"/>
          <w:szCs w:val="40"/>
        </w:rPr>
        <w:t>MEETING BRIEF</w:t>
      </w:r>
    </w:p>
    <w:p w14:paraId="036F6806" w14:textId="7A6D481D" w:rsidR="003A4B2B" w:rsidRDefault="00000000">
      <w:pPr>
        <w:spacing w:after="80"/>
      </w:pPr>
      <w:r>
        <w:rPr>
          <w:color w:val="666666"/>
          <w:sz w:val="26"/>
          <w:szCs w:val="26"/>
        </w:rPr>
        <w:t>Pet Café Mumbai</w:t>
      </w:r>
    </w:p>
    <w:p w14:paraId="63F658D0" w14:textId="2D6A165E" w:rsidR="003A4B2B" w:rsidRDefault="00000000">
      <w:pPr>
        <w:pBdr>
          <w:bottom w:val="single" w:sz="12" w:space="1" w:color="2C2C6E"/>
        </w:pBdr>
        <w:spacing w:after="80"/>
      </w:pPr>
      <w:r>
        <w:rPr>
          <w:i/>
          <w:iCs/>
          <w:color w:val="888888"/>
          <w:sz w:val="20"/>
          <w:szCs w:val="20"/>
        </w:rPr>
        <w:t xml:space="preserve"> May 2025</w:t>
      </w:r>
    </w:p>
    <w:p w14:paraId="7CBA0AF6" w14:textId="77777777" w:rsidR="003A4B2B" w:rsidRDefault="003A4B2B">
      <w:pPr>
        <w:spacing w:after="160"/>
      </w:pPr>
    </w:p>
    <w:p w14:paraId="084372B0" w14:textId="77777777" w:rsidR="003A4B2B" w:rsidRDefault="00000000">
      <w:pPr>
        <w:pStyle w:val="Heading1"/>
      </w:pPr>
      <w:r>
        <w:t>Concept</w:t>
      </w:r>
    </w:p>
    <w:p w14:paraId="18A43B30" w14:textId="13F2F455" w:rsidR="003A4B2B" w:rsidRDefault="00964C42">
      <w:pPr>
        <w:spacing w:after="160"/>
      </w:pPr>
      <w:r w:rsidRPr="00964C42">
        <w:t xml:space="preserve">A curated pet lifestyle destination offering café, grooming, and retail under one roof — designed to serve the complete needs of a pet owner in a single visit. Unlike a conventional pet-friendly café, the concept is built around the pet as much as the owner, with grooming and retail given equal prominence to the dining experience. The result is a </w:t>
      </w:r>
      <w:del w:id="0" w:author="Dhiman Saikia" w:date="2026-05-14T13:58:00Z" w16du:dateUtc="2026-05-14T08:28:00Z">
        <w:r w:rsidRPr="00964C42" w:rsidDel="00FD2C3A">
          <w:delText>members</w:delText>
        </w:r>
      </w:del>
      <w:del w:id="1" w:author="Dhiman Saikia" w:date="2026-05-14T13:57:00Z" w16du:dateUtc="2026-05-14T08:27:00Z">
        <w:r w:rsidRPr="00964C42" w:rsidDel="00FD2C3A">
          <w:delText>-</w:delText>
        </w:r>
      </w:del>
      <w:r w:rsidRPr="00964C42">
        <w:t>first community space where pet owners can eat, shop, and care for their animals without leaving the premises.</w:t>
      </w:r>
    </w:p>
    <w:p w14:paraId="6F7F5077" w14:textId="77777777" w:rsidR="003A4B2B" w:rsidRDefault="003A4B2B">
      <w:pPr>
        <w:pBdr>
          <w:bottom w:val="single" w:sz="4" w:space="1" w:color="DDDDDD"/>
        </w:pBdr>
        <w:spacing w:after="200"/>
      </w:pPr>
    </w:p>
    <w:p w14:paraId="023ECFA2" w14:textId="77777777" w:rsidR="003A4B2B" w:rsidRDefault="00000000">
      <w:pPr>
        <w:pStyle w:val="Heading1"/>
      </w:pPr>
      <w:r>
        <w:t>Pre-Launch Strategy</w:t>
      </w:r>
    </w:p>
    <w:p w14:paraId="3EB02AA1" w14:textId="6FB2196D" w:rsidR="003A4B2B" w:rsidRDefault="00964C42">
      <w:pPr>
        <w:spacing w:after="120"/>
      </w:pPr>
      <w:r>
        <w:t>Goal- T</w:t>
      </w:r>
      <w:r w:rsidR="00000000">
        <w:t xml:space="preserve">o build anticipation and an audience before doors open. Two benchmarks </w:t>
      </w:r>
      <w:r>
        <w:t>for</w:t>
      </w:r>
      <w:r w:rsidR="00000000">
        <w:t xml:space="preserve"> </w:t>
      </w:r>
      <w:r>
        <w:t>reference</w:t>
      </w:r>
      <w:r w:rsidR="00000000">
        <w:t>:</w:t>
      </w:r>
    </w:p>
    <w:p w14:paraId="076045D9" w14:textId="77777777" w:rsidR="003A4B2B" w:rsidRDefault="003A4B2B">
      <w:pPr>
        <w:spacing w:after="160"/>
      </w:pPr>
    </w:p>
    <w:p w14:paraId="13645AC5" w14:textId="77777777" w:rsidR="003A4B2B" w:rsidRDefault="00000000">
      <w:pPr>
        <w:pStyle w:val="Heading2"/>
      </w:pPr>
      <w:r>
        <w:t>Indu Ice Cream</w:t>
      </w:r>
    </w:p>
    <w:p w14:paraId="306D3AA9" w14:textId="0F8D711F" w:rsidR="00964C42" w:rsidRDefault="00000000">
      <w:pPr>
        <w:spacing w:after="120"/>
      </w:pPr>
      <w:r>
        <w:t>Run an influencer-led activity before launch, modelled on how Indu created organic buzz through creators before opening to the public.</w:t>
      </w:r>
    </w:p>
    <w:p w14:paraId="34B8CF6D" w14:textId="5FB3ACDA" w:rsidR="003A4B2B" w:rsidRDefault="00964C42">
      <w:pPr>
        <w:spacing w:after="160"/>
      </w:pPr>
      <w:r w:rsidRPr="00964C42">
        <w:t xml:space="preserve">The model: </w:t>
      </w:r>
      <w:r w:rsidRPr="00964C42">
        <w:rPr>
          <w:b/>
          <w:bCs/>
        </w:rPr>
        <w:t>the founder's personal content platform is the distribution channel. The product is the content.</w:t>
      </w:r>
    </w:p>
    <w:p w14:paraId="30FA6164" w14:textId="77777777" w:rsidR="003A4B2B" w:rsidRDefault="00000000">
      <w:pPr>
        <w:pStyle w:val="Heading2"/>
      </w:pPr>
      <w:r>
        <w:t>Erewhon Grove, Los Angeles</w:t>
      </w:r>
    </w:p>
    <w:p w14:paraId="47D16A39" w14:textId="77777777" w:rsidR="00D515C3" w:rsidRDefault="00000000">
      <w:pPr>
        <w:spacing w:after="120"/>
      </w:pPr>
      <w:r>
        <w:t>Replicate how Erewhon built exclusivity and cultural cachet before its Grove location opened — exclusive preview access, experience-first positioning, and a community feel before any transaction happens</w:t>
      </w:r>
      <w:r w:rsidR="00D515C3">
        <w:t xml:space="preserve">. </w:t>
      </w:r>
    </w:p>
    <w:p w14:paraId="1076F62C" w14:textId="2B21B960" w:rsidR="003A4B2B" w:rsidRDefault="00D515C3">
      <w:pPr>
        <w:spacing w:after="120"/>
      </w:pPr>
      <w:r w:rsidRPr="00D515C3">
        <w:t xml:space="preserve">The model: </w:t>
      </w:r>
      <w:r w:rsidRPr="00D515C3">
        <w:rPr>
          <w:b/>
          <w:bCs/>
        </w:rPr>
        <w:t>create a product or experience so specific and exclusive that people post about it without being paid to.</w:t>
      </w:r>
    </w:p>
    <w:p w14:paraId="3ECEBC58" w14:textId="77777777" w:rsidR="003A4B2B" w:rsidRDefault="003A4B2B">
      <w:pPr>
        <w:spacing w:after="160"/>
      </w:pPr>
    </w:p>
    <w:p w14:paraId="038DF4F9" w14:textId="38871FE7" w:rsidR="003A4B2B" w:rsidRDefault="00D515C3">
      <w:pPr>
        <w:spacing w:after="160"/>
      </w:pPr>
      <w:r w:rsidRPr="00D515C3">
        <w:t>For the pet café, the direct translation would be: create a pre-launch experience or product drop (a signature pet treat, a grooming preview, a members-only tasting) that is specific enough to be shareable, invite the right 10–15 creators to document it, and let that content become the awareness engine before the doors open to the public.</w:t>
      </w:r>
    </w:p>
    <w:p w14:paraId="77FBAE00" w14:textId="77777777" w:rsidR="003A4B2B" w:rsidRDefault="003A4B2B">
      <w:pPr>
        <w:pBdr>
          <w:bottom w:val="single" w:sz="4" w:space="1" w:color="DDDDDD"/>
        </w:pBdr>
        <w:spacing w:after="200"/>
      </w:pPr>
    </w:p>
    <w:p w14:paraId="0D4F2306" w14:textId="77777777" w:rsidR="003A4B2B" w:rsidRDefault="00000000">
      <w:pPr>
        <w:pStyle w:val="Heading1"/>
      </w:pPr>
      <w:r>
        <w:t>Community Building</w:t>
      </w:r>
    </w:p>
    <w:p w14:paraId="2FFF5BBF" w14:textId="77777777" w:rsidR="003A4B2B" w:rsidRDefault="00000000">
      <w:pPr>
        <w:pStyle w:val="ListParagraph"/>
        <w:numPr>
          <w:ilvl w:val="0"/>
          <w:numId w:val="2"/>
        </w:numPr>
        <w:spacing w:after="80"/>
      </w:pPr>
      <w:r>
        <w:t>WhatsApp group of 50 founding members — exclusive community, not a broadcast list</w:t>
      </w:r>
    </w:p>
    <w:p w14:paraId="726F7B8F" w14:textId="77777777" w:rsidR="003A4B2B" w:rsidRDefault="00000000">
      <w:pPr>
        <w:pStyle w:val="ListParagraph"/>
        <w:numPr>
          <w:ilvl w:val="0"/>
          <w:numId w:val="2"/>
        </w:numPr>
        <w:spacing w:after="80"/>
      </w:pPr>
      <w:r>
        <w:t>Active feedback channel, owner-led in tone and communication</w:t>
      </w:r>
    </w:p>
    <w:p w14:paraId="39E42099" w14:textId="77777777" w:rsidR="003A4B2B" w:rsidRDefault="00000000">
      <w:pPr>
        <w:pStyle w:val="ListParagraph"/>
        <w:numPr>
          <w:ilvl w:val="0"/>
          <w:numId w:val="2"/>
        </w:numPr>
        <w:spacing w:after="80"/>
      </w:pPr>
      <w:r>
        <w:lastRenderedPageBreak/>
        <w:t>Members get first access to events, menu previews, and direct communication with the owner</w:t>
      </w:r>
    </w:p>
    <w:p w14:paraId="7FC36CF6" w14:textId="77777777" w:rsidR="003A4B2B" w:rsidRDefault="003A4B2B">
      <w:pPr>
        <w:spacing w:after="160"/>
      </w:pPr>
    </w:p>
    <w:p w14:paraId="07382257" w14:textId="77777777" w:rsidR="003A4B2B" w:rsidRDefault="003A4B2B">
      <w:pPr>
        <w:pBdr>
          <w:bottom w:val="single" w:sz="4" w:space="1" w:color="DDDDDD"/>
        </w:pBdr>
        <w:spacing w:after="200"/>
      </w:pPr>
    </w:p>
    <w:p w14:paraId="0F8A1895" w14:textId="77777777" w:rsidR="003A4B2B" w:rsidRDefault="00000000">
      <w:pPr>
        <w:pStyle w:val="Heading1"/>
      </w:pPr>
      <w:r>
        <w:t>Social Media Content Strategy</w:t>
      </w:r>
    </w:p>
    <w:p w14:paraId="3FDDCFB7" w14:textId="77777777" w:rsidR="003A4B2B" w:rsidRDefault="00000000">
      <w:pPr>
        <w:pStyle w:val="ListParagraph"/>
        <w:numPr>
          <w:ilvl w:val="0"/>
          <w:numId w:val="2"/>
        </w:numPr>
        <w:spacing w:after="80"/>
      </w:pPr>
      <w:r>
        <w:t>Primary format: "Day in the life of building a café pet" — behind-the-scenes content during the build phase</w:t>
      </w:r>
    </w:p>
    <w:p w14:paraId="3B76732D" w14:textId="77777777" w:rsidR="003A4B2B" w:rsidRDefault="00000000">
      <w:pPr>
        <w:pStyle w:val="ListParagraph"/>
        <w:numPr>
          <w:ilvl w:val="0"/>
          <w:numId w:val="2"/>
        </w:numPr>
        <w:spacing w:after="80"/>
      </w:pPr>
      <w:r>
        <w:t>Tone: raw, real, and unproduced — consistent with how pet content performs organically</w:t>
      </w:r>
    </w:p>
    <w:p w14:paraId="4A2D5B11" w14:textId="77777777" w:rsidR="003A4B2B" w:rsidRDefault="00000000">
      <w:pPr>
        <w:pStyle w:val="ListParagraph"/>
        <w:numPr>
          <w:ilvl w:val="0"/>
          <w:numId w:val="2"/>
        </w:numPr>
        <w:spacing w:after="80"/>
      </w:pPr>
      <w:r>
        <w:t>Purpose: build an audience before launch, not after</w:t>
      </w:r>
    </w:p>
    <w:p w14:paraId="490B6D39" w14:textId="77777777" w:rsidR="003A4B2B" w:rsidRDefault="003A4B2B">
      <w:pPr>
        <w:spacing w:after="160"/>
      </w:pPr>
    </w:p>
    <w:p w14:paraId="5669F993" w14:textId="77777777" w:rsidR="003A4B2B" w:rsidRDefault="003A4B2B">
      <w:pPr>
        <w:pBdr>
          <w:bottom w:val="single" w:sz="4" w:space="1" w:color="DDDDDD"/>
        </w:pBdr>
        <w:spacing w:after="200"/>
      </w:pPr>
    </w:p>
    <w:p w14:paraId="3A985C63" w14:textId="77777777" w:rsidR="003A4B2B" w:rsidRDefault="00000000">
      <w:pPr>
        <w:pStyle w:val="Heading1"/>
      </w:pPr>
      <w:r>
        <w:t>Post-Launch Programming</w:t>
      </w:r>
    </w:p>
    <w:p w14:paraId="021D0F98" w14:textId="77777777" w:rsidR="003A4B2B" w:rsidRDefault="00000000">
      <w:pPr>
        <w:pStyle w:val="ListParagraph"/>
        <w:numPr>
          <w:ilvl w:val="0"/>
          <w:numId w:val="2"/>
        </w:numPr>
        <w:spacing w:after="80"/>
      </w:pPr>
      <w:r>
        <w:t>Invite-only pet events every 15 days</w:t>
      </w:r>
    </w:p>
    <w:p w14:paraId="2FEBF497" w14:textId="77777777" w:rsidR="003A4B2B" w:rsidRDefault="00000000">
      <w:pPr>
        <w:pStyle w:val="ListParagraph"/>
        <w:numPr>
          <w:ilvl w:val="0"/>
          <w:numId w:val="2"/>
        </w:numPr>
        <w:spacing w:after="80"/>
      </w:pPr>
      <w:r>
        <w:t>Members-first — not open to walk-in public initially</w:t>
      </w:r>
    </w:p>
    <w:p w14:paraId="0A130B72" w14:textId="77777777" w:rsidR="003A4B2B" w:rsidRDefault="00000000">
      <w:pPr>
        <w:pStyle w:val="ListParagraph"/>
        <w:numPr>
          <w:ilvl w:val="0"/>
          <w:numId w:val="2"/>
        </w:numPr>
        <w:spacing w:after="80"/>
      </w:pPr>
      <w:r>
        <w:t>Builds habitual visit frequency within the core community before expanding</w:t>
      </w:r>
    </w:p>
    <w:p w14:paraId="17AABC94" w14:textId="77777777" w:rsidR="003A4B2B" w:rsidRDefault="00000000">
      <w:pPr>
        <w:pStyle w:val="ListParagraph"/>
        <w:numPr>
          <w:ilvl w:val="0"/>
          <w:numId w:val="2"/>
        </w:numPr>
        <w:spacing w:after="80"/>
      </w:pPr>
      <w:r>
        <w:t>Each event feeds back into the ongoing content strategy</w:t>
      </w:r>
    </w:p>
    <w:p w14:paraId="0C113B08" w14:textId="77777777" w:rsidR="003A4B2B" w:rsidRDefault="003A4B2B">
      <w:pPr>
        <w:spacing w:after="160"/>
      </w:pPr>
    </w:p>
    <w:p w14:paraId="0C125D67" w14:textId="77777777" w:rsidR="003A4B2B" w:rsidRDefault="003A4B2B">
      <w:pPr>
        <w:pBdr>
          <w:bottom w:val="single" w:sz="4" w:space="1" w:color="DDDDDD"/>
        </w:pBdr>
        <w:spacing w:after="200"/>
      </w:pPr>
    </w:p>
    <w:p w14:paraId="3795F470" w14:textId="77777777" w:rsidR="003A4B2B" w:rsidRDefault="00000000">
      <w:pPr>
        <w:pStyle w:val="Heading1"/>
      </w:pPr>
      <w:r>
        <w:t>Open Items — Decisions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A4B2B" w14:paraId="2E2076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2C6E"/>
            <w:tcMar>
              <w:top w:w="80" w:type="dxa"/>
              <w:left w:w="120" w:type="dxa"/>
              <w:bottom w:w="80" w:type="dxa"/>
              <w:right w:w="120" w:type="dxa"/>
            </w:tcMar>
          </w:tcPr>
          <w:p w14:paraId="0ECF3320" w14:textId="77777777" w:rsidR="003A4B2B" w:rsidRDefault="00000000">
            <w:r>
              <w:rPr>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C2C6E"/>
            <w:tcMar>
              <w:top w:w="80" w:type="dxa"/>
              <w:left w:w="120" w:type="dxa"/>
              <w:bottom w:w="80" w:type="dxa"/>
              <w:right w:w="120" w:type="dxa"/>
            </w:tcMar>
          </w:tcPr>
          <w:p w14:paraId="3DE8FC36" w14:textId="77777777" w:rsidR="003A4B2B" w:rsidRDefault="00000000">
            <w:r>
              <w:rPr>
                <w:b/>
                <w:bCs/>
                <w:color w:val="FFFFFF"/>
                <w:sz w:val="20"/>
                <w:szCs w:val="20"/>
              </w:rPr>
              <w:t>Detail</w:t>
            </w:r>
          </w:p>
        </w:tc>
      </w:tr>
      <w:tr w:rsidR="003A4B2B" w14:paraId="4257B3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A"/>
            <w:tcMar>
              <w:top w:w="80" w:type="dxa"/>
              <w:left w:w="120" w:type="dxa"/>
              <w:bottom w:w="80" w:type="dxa"/>
              <w:right w:w="120" w:type="dxa"/>
            </w:tcMar>
          </w:tcPr>
          <w:p w14:paraId="2E62EFB9" w14:textId="77777777" w:rsidR="003A4B2B" w:rsidRDefault="00000000">
            <w:r>
              <w:rPr>
                <w:b/>
                <w:bCs/>
                <w:sz w:val="20"/>
                <w:szCs w:val="20"/>
              </w:rPr>
              <w:t>WhatsApp Group Criteria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34F58" w14:textId="77777777" w:rsidR="003A4B2B" w:rsidRDefault="00000000">
            <w:r>
              <w:rPr>
                <w:sz w:val="20"/>
                <w:szCs w:val="20"/>
              </w:rPr>
              <w:t>Who gets invited to the founding 50 and through what process — not yet defined.</w:t>
            </w:r>
          </w:p>
        </w:tc>
      </w:tr>
      <w:tr w:rsidR="003A4B2B" w14:paraId="59DA89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A"/>
            <w:tcMar>
              <w:top w:w="80" w:type="dxa"/>
              <w:left w:w="120" w:type="dxa"/>
              <w:bottom w:w="80" w:type="dxa"/>
              <w:right w:w="120" w:type="dxa"/>
            </w:tcMar>
          </w:tcPr>
          <w:p w14:paraId="3983336D" w14:textId="77777777" w:rsidR="003A4B2B" w:rsidRDefault="00000000">
            <w:r>
              <w:rPr>
                <w:b/>
                <w:bCs/>
                <w:sz w:val="20"/>
                <w:szCs w:val="20"/>
              </w:rPr>
              <w:t>Influencer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8AC65" w14:textId="77777777" w:rsidR="003A4B2B" w:rsidRDefault="00000000">
            <w:r>
              <w:rPr>
                <w:sz w:val="20"/>
                <w:szCs w:val="20"/>
              </w:rPr>
              <w:t>Budget for pre-launch gifting and event hosting not discussed. Pet vs. food/lifestyle creator mix to be decided.</w:t>
            </w:r>
          </w:p>
        </w:tc>
      </w:tr>
      <w:tr w:rsidR="003A4B2B" w14:paraId="70F794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A"/>
            <w:tcMar>
              <w:top w:w="80" w:type="dxa"/>
              <w:left w:w="120" w:type="dxa"/>
              <w:bottom w:w="80" w:type="dxa"/>
              <w:right w:w="120" w:type="dxa"/>
            </w:tcMar>
          </w:tcPr>
          <w:p w14:paraId="2FE10D77" w14:textId="77777777" w:rsidR="003A4B2B" w:rsidRDefault="00000000">
            <w:r>
              <w:rPr>
                <w:b/>
                <w:bCs/>
                <w:sz w:val="20"/>
                <w:szCs w:val="20"/>
              </w:rPr>
              <w:t>Zomato / Swiggy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E509D" w14:textId="77777777" w:rsidR="003A4B2B" w:rsidRDefault="00000000">
            <w:r>
              <w:rPr>
                <w:sz w:val="20"/>
                <w:szCs w:val="20"/>
              </w:rPr>
              <w:t>Delivery not addressed. Needs a call given the location catchment — may conflict with the exclusivity positioning.</w:t>
            </w:r>
          </w:p>
        </w:tc>
      </w:tr>
      <w:tr w:rsidR="003A4B2B" w14:paraId="0C4F30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A"/>
            <w:tcMar>
              <w:top w:w="80" w:type="dxa"/>
              <w:left w:w="120" w:type="dxa"/>
              <w:bottom w:w="80" w:type="dxa"/>
              <w:right w:w="120" w:type="dxa"/>
            </w:tcMar>
          </w:tcPr>
          <w:p w14:paraId="6510153A" w14:textId="77777777" w:rsidR="003A4B2B" w:rsidRDefault="00000000">
            <w:r>
              <w:rPr>
                <w:b/>
                <w:bCs/>
                <w:sz w:val="20"/>
                <w:szCs w:val="20"/>
              </w:rPr>
              <w:t>Membership Structure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B447D" w14:textId="77777777" w:rsidR="003A4B2B" w:rsidRDefault="00000000">
            <w:r>
              <w:rPr>
                <w:sz w:val="20"/>
                <w:szCs w:val="20"/>
              </w:rPr>
              <w:t xml:space="preserve">Whether the community ties into a fee or loyalty structure </w:t>
            </w:r>
            <w:proofErr w:type="gramStart"/>
            <w:r>
              <w:rPr>
                <w:sz w:val="20"/>
                <w:szCs w:val="20"/>
              </w:rPr>
              <w:t>has</w:t>
            </w:r>
            <w:proofErr w:type="gramEnd"/>
            <w:r>
              <w:rPr>
                <w:sz w:val="20"/>
                <w:szCs w:val="20"/>
              </w:rPr>
              <w:t xml:space="preserve"> not been clarified.</w:t>
            </w:r>
          </w:p>
        </w:tc>
      </w:tr>
    </w:tbl>
    <w:p w14:paraId="5513B7F4" w14:textId="77777777" w:rsidR="003A4B2B" w:rsidRDefault="003A4B2B">
      <w:pPr>
        <w:spacing w:after="160"/>
      </w:pPr>
    </w:p>
    <w:p w14:paraId="7084E1A8" w14:textId="77777777" w:rsidR="003A4B2B" w:rsidRDefault="003A4B2B">
      <w:pPr>
        <w:spacing w:after="160"/>
      </w:pPr>
    </w:p>
    <w:p w14:paraId="34D1D7F4" w14:textId="77777777" w:rsidR="003A4B2B" w:rsidRDefault="00000000">
      <w:pPr>
        <w:pBdr>
          <w:top w:val="single" w:sz="4" w:space="4" w:color="DDDDDD"/>
        </w:pBdr>
        <w:spacing w:before="200"/>
      </w:pPr>
      <w:r>
        <w:rPr>
          <w:i/>
          <w:iCs/>
          <w:color w:val="999999"/>
          <w:sz w:val="18"/>
          <w:szCs w:val="18"/>
        </w:rPr>
        <w:t>This brief is prepared from raw meeting notes and reflects the owner's stated intent. Content may be revised after follow-up discussion.</w:t>
      </w:r>
    </w:p>
    <w:sectPr w:rsidR="003A4B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4E70"/>
    <w:multiLevelType w:val="hybridMultilevel"/>
    <w:tmpl w:val="B38A6D84"/>
    <w:lvl w:ilvl="0" w:tplc="DFAE91D4">
      <w:start w:val="1"/>
      <w:numFmt w:val="bullet"/>
      <w:lvlText w:val="●"/>
      <w:lvlJc w:val="left"/>
      <w:pPr>
        <w:ind w:left="720" w:hanging="360"/>
      </w:pPr>
    </w:lvl>
    <w:lvl w:ilvl="1" w:tplc="F0BAB4C2">
      <w:start w:val="1"/>
      <w:numFmt w:val="bullet"/>
      <w:lvlText w:val="○"/>
      <w:lvlJc w:val="left"/>
      <w:pPr>
        <w:ind w:left="1440" w:hanging="360"/>
      </w:pPr>
    </w:lvl>
    <w:lvl w:ilvl="2" w:tplc="09AA2BDC">
      <w:start w:val="1"/>
      <w:numFmt w:val="bullet"/>
      <w:lvlText w:val="■"/>
      <w:lvlJc w:val="left"/>
      <w:pPr>
        <w:ind w:left="2160" w:hanging="360"/>
      </w:pPr>
    </w:lvl>
    <w:lvl w:ilvl="3" w:tplc="2496D89E">
      <w:start w:val="1"/>
      <w:numFmt w:val="bullet"/>
      <w:lvlText w:val="●"/>
      <w:lvlJc w:val="left"/>
      <w:pPr>
        <w:ind w:left="2880" w:hanging="360"/>
      </w:pPr>
    </w:lvl>
    <w:lvl w:ilvl="4" w:tplc="A4E6BD36">
      <w:start w:val="1"/>
      <w:numFmt w:val="bullet"/>
      <w:lvlText w:val="○"/>
      <w:lvlJc w:val="left"/>
      <w:pPr>
        <w:ind w:left="3600" w:hanging="360"/>
      </w:pPr>
    </w:lvl>
    <w:lvl w:ilvl="5" w:tplc="720CCA3E">
      <w:start w:val="1"/>
      <w:numFmt w:val="bullet"/>
      <w:lvlText w:val="■"/>
      <w:lvlJc w:val="left"/>
      <w:pPr>
        <w:ind w:left="4320" w:hanging="360"/>
      </w:pPr>
    </w:lvl>
    <w:lvl w:ilvl="6" w:tplc="5AC485A0">
      <w:start w:val="1"/>
      <w:numFmt w:val="bullet"/>
      <w:lvlText w:val="●"/>
      <w:lvlJc w:val="left"/>
      <w:pPr>
        <w:ind w:left="5040" w:hanging="360"/>
      </w:pPr>
    </w:lvl>
    <w:lvl w:ilvl="7" w:tplc="DF929E8A">
      <w:start w:val="1"/>
      <w:numFmt w:val="bullet"/>
      <w:lvlText w:val="●"/>
      <w:lvlJc w:val="left"/>
      <w:pPr>
        <w:ind w:left="5760" w:hanging="360"/>
      </w:pPr>
    </w:lvl>
    <w:lvl w:ilvl="8" w:tplc="7B54E094">
      <w:start w:val="1"/>
      <w:numFmt w:val="bullet"/>
      <w:lvlText w:val="●"/>
      <w:lvlJc w:val="left"/>
      <w:pPr>
        <w:ind w:left="6480" w:hanging="360"/>
      </w:pPr>
    </w:lvl>
  </w:abstractNum>
  <w:abstractNum w:abstractNumId="1" w15:restartNumberingAfterBreak="0">
    <w:nsid w:val="695F2D99"/>
    <w:multiLevelType w:val="hybridMultilevel"/>
    <w:tmpl w:val="28DE353C"/>
    <w:lvl w:ilvl="0" w:tplc="8A9C181A">
      <w:start w:val="1"/>
      <w:numFmt w:val="bullet"/>
      <w:lvlText w:val="•"/>
      <w:lvlJc w:val="left"/>
      <w:pPr>
        <w:ind w:left="720" w:hanging="360"/>
      </w:pPr>
    </w:lvl>
    <w:lvl w:ilvl="1" w:tplc="244836EC">
      <w:numFmt w:val="decimal"/>
      <w:lvlText w:val=""/>
      <w:lvlJc w:val="left"/>
    </w:lvl>
    <w:lvl w:ilvl="2" w:tplc="46BC158E">
      <w:numFmt w:val="decimal"/>
      <w:lvlText w:val=""/>
      <w:lvlJc w:val="left"/>
    </w:lvl>
    <w:lvl w:ilvl="3" w:tplc="5024E3EE">
      <w:numFmt w:val="decimal"/>
      <w:lvlText w:val=""/>
      <w:lvlJc w:val="left"/>
    </w:lvl>
    <w:lvl w:ilvl="4" w:tplc="B09CF848">
      <w:numFmt w:val="decimal"/>
      <w:lvlText w:val=""/>
      <w:lvlJc w:val="left"/>
    </w:lvl>
    <w:lvl w:ilvl="5" w:tplc="7B3E9B08">
      <w:numFmt w:val="decimal"/>
      <w:lvlText w:val=""/>
      <w:lvlJc w:val="left"/>
    </w:lvl>
    <w:lvl w:ilvl="6" w:tplc="28220504">
      <w:numFmt w:val="decimal"/>
      <w:lvlText w:val=""/>
      <w:lvlJc w:val="left"/>
    </w:lvl>
    <w:lvl w:ilvl="7" w:tplc="B052E8CA">
      <w:numFmt w:val="decimal"/>
      <w:lvlText w:val=""/>
      <w:lvlJc w:val="left"/>
    </w:lvl>
    <w:lvl w:ilvl="8" w:tplc="46A235BE">
      <w:numFmt w:val="decimal"/>
      <w:lvlText w:val=""/>
      <w:lvlJc w:val="left"/>
    </w:lvl>
  </w:abstractNum>
  <w:num w:numId="1" w16cid:durableId="1128933181">
    <w:abstractNumId w:val="0"/>
    <w:lvlOverride w:ilvl="0">
      <w:startOverride w:val="1"/>
    </w:lvlOverride>
  </w:num>
  <w:num w:numId="2" w16cid:durableId="187866583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iman Saikia">
    <w15:presenceInfo w15:providerId="AD" w15:userId="S::dhiman.saikia@anantalandwise.com::3d05b246-fcc1-4c8a-b077-1e7f4cda7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B2B"/>
    <w:rsid w:val="00080566"/>
    <w:rsid w:val="003A4B2B"/>
    <w:rsid w:val="00964C42"/>
    <w:rsid w:val="00B50684"/>
    <w:rsid w:val="00D515C3"/>
    <w:rsid w:val="00FD2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7797"/>
  <w15:docId w15:val="{EFA74F5A-A17D-40F9-A84E-339EA1C4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2C6E"/>
      <w:sz w:val="30"/>
      <w:szCs w:val="30"/>
    </w:rPr>
  </w:style>
  <w:style w:type="paragraph" w:styleId="Heading2">
    <w:name w:val="heading 2"/>
    <w:uiPriority w:val="9"/>
    <w:unhideWhenUsed/>
    <w:qFormat/>
    <w:pPr>
      <w:spacing w:before="200" w:after="10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FD2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Dhiman Saikia</cp:lastModifiedBy>
  <cp:revision>3</cp:revision>
  <dcterms:created xsi:type="dcterms:W3CDTF">2026-05-14T06:03:00Z</dcterms:created>
  <dcterms:modified xsi:type="dcterms:W3CDTF">2026-05-14T12:40:00Z</dcterms:modified>
</cp:coreProperties>
</file>